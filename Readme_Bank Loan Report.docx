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F39B" w14:textId="77777777" w:rsidR="00AF29D9" w:rsidRPr="00AF29D9" w:rsidRDefault="00AF29D9" w:rsidP="00AF29D9">
      <w:pPr>
        <w:rPr>
          <w:ins w:id="0" w:author="Unknown"/>
        </w:rPr>
      </w:pPr>
      <w:ins w:id="1" w:author="Unknown">
        <w:r w:rsidRPr="00AF29D9">
          <w:rPr>
            <w:b/>
            <w:bCs/>
          </w:rPr>
          <w:t>Bank Loan Report Dashboard Project</w:t>
        </w:r>
      </w:ins>
    </w:p>
    <w:p w14:paraId="1AA27F6A" w14:textId="77777777" w:rsidR="00AF29D9" w:rsidRPr="00AF29D9" w:rsidRDefault="00AF29D9" w:rsidP="00AF29D9">
      <w:pPr>
        <w:rPr>
          <w:ins w:id="2" w:author="Unknown"/>
        </w:rPr>
      </w:pPr>
      <w:ins w:id="3" w:author="Unknown">
        <w:r w:rsidRPr="00AF29D9">
          <w:rPr>
            <w:b/>
            <w:bCs/>
          </w:rPr>
          <w:t>Project Overview:</w:t>
        </w:r>
        <w:r w:rsidRPr="00AF29D9">
          <w:t> The Bank Loan Report project is designed to help financial institutions analyze, monitor, and gain actionable insights from their loan portfolios. By leveraging data-driven techniques and interactive dashboards, this project enables banks to make informed lending decisions, manage risk, and optimize loan performance. The project focuses on visualizing key loan-related metrics and trends, providing a comprehensive view of lending operations, borrower profiles, and portfolio health. It combines summary insights, detailed analyses, and interactive visualizations to support effective decision-making across the organization.</w:t>
        </w:r>
      </w:ins>
    </w:p>
    <w:p w14:paraId="66FED3F5" w14:textId="77777777" w:rsidR="00AF29D9" w:rsidRPr="00AF29D9" w:rsidRDefault="00AF29D9" w:rsidP="00AF29D9">
      <w:pPr>
        <w:rPr>
          <w:ins w:id="4" w:author="Unknown"/>
        </w:rPr>
      </w:pPr>
      <w:ins w:id="5" w:author="Unknown">
        <w:r w:rsidRPr="00AF29D9">
          <w:rPr>
            <w:b/>
            <w:bCs/>
          </w:rPr>
          <w:t>Objectives:</w:t>
        </w:r>
      </w:ins>
    </w:p>
    <w:p w14:paraId="59163EA9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Risk Assessment: Evaluate borrower creditworthiness, predict default probabilities, and optimize lending terms.</w:t>
      </w:r>
    </w:p>
    <w:p w14:paraId="456EBF5F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Decision-Making Support: Enable data-driven approval or denial of loan applications.</w:t>
      </w:r>
    </w:p>
    <w:p w14:paraId="44B08185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Portfolio Management: Monitor loan performance, identify underperforming loans, and manage portfolio health.</w:t>
      </w:r>
    </w:p>
    <w:p w14:paraId="42659545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Fraud Detection: Detect anomalies or inconsistencies in loan data to prevent fraudulent activities.</w:t>
      </w:r>
    </w:p>
    <w:p w14:paraId="4E1C5C9F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Regulatory Compliance: Ensure reporting aligns with regulations such as HMDA and KYC.</w:t>
      </w:r>
    </w:p>
    <w:p w14:paraId="311A1076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Customer Insights &amp; Retention: Understand customer behavior, tailor loan products, and identify opportunities for retention.</w:t>
      </w:r>
    </w:p>
    <w:p w14:paraId="4FF64A65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Profitability &amp; Market Analysis: Assess portfolio profitability, analyze interest income, and identify market trends.</w:t>
      </w:r>
    </w:p>
    <w:p w14:paraId="3690E221" w14:textId="77777777" w:rsidR="00AF29D9" w:rsidRPr="00AF29D9" w:rsidRDefault="00AF29D9" w:rsidP="00AF29D9">
      <w:pPr>
        <w:numPr>
          <w:ilvl w:val="0"/>
          <w:numId w:val="1"/>
        </w:numPr>
      </w:pPr>
      <w:r w:rsidRPr="00AF29D9">
        <w:t>Credit Risk Management: Set risk strategies, provision for potential losses, and perform stress tests.</w:t>
      </w:r>
    </w:p>
    <w:p w14:paraId="6F3FD2DE" w14:textId="77777777" w:rsidR="00AF29D9" w:rsidRPr="00AF29D9" w:rsidRDefault="00AF29D9" w:rsidP="00AF29D9">
      <w:pPr>
        <w:rPr>
          <w:ins w:id="6" w:author="Unknown"/>
        </w:rPr>
      </w:pPr>
      <w:ins w:id="7" w:author="Unknown">
        <w:r w:rsidRPr="00AF29D9">
          <w:rPr>
            <w:b/>
            <w:bCs/>
          </w:rPr>
          <w:t>Dashboards:</w:t>
        </w:r>
      </w:ins>
    </w:p>
    <w:p w14:paraId="7E898867" w14:textId="77777777" w:rsidR="00AF29D9" w:rsidRPr="00AF29D9" w:rsidRDefault="00AF29D9" w:rsidP="00AF29D9">
      <w:pPr>
        <w:numPr>
          <w:ilvl w:val="0"/>
          <w:numId w:val="2"/>
        </w:numPr>
      </w:pPr>
      <w:r w:rsidRPr="00AF29D9">
        <w:t>Summary Dashboard: Provides an overview of the bank’s lending activities, key metrics, and trends over time for quick insights into portfolio performance.</w:t>
      </w:r>
    </w:p>
    <w:p w14:paraId="7D42DE10" w14:textId="77777777" w:rsidR="00AF29D9" w:rsidRPr="00AF29D9" w:rsidRDefault="00AF29D9" w:rsidP="00AF29D9">
      <w:pPr>
        <w:numPr>
          <w:ilvl w:val="0"/>
          <w:numId w:val="2"/>
        </w:numPr>
      </w:pPr>
      <w:r w:rsidRPr="00AF29D9">
        <w:t>Overview Dashboard: Visualizes critical loan-related metrics using various chart types to facilitate deeper understanding and data-driven decision-making.</w:t>
      </w:r>
    </w:p>
    <w:p w14:paraId="094DF564" w14:textId="77777777" w:rsidR="00AF29D9" w:rsidRPr="00AF29D9" w:rsidRDefault="00AF29D9" w:rsidP="00AF29D9">
      <w:pPr>
        <w:numPr>
          <w:ilvl w:val="0"/>
          <w:numId w:val="2"/>
        </w:numPr>
      </w:pPr>
      <w:r w:rsidRPr="00AF29D9">
        <w:lastRenderedPageBreak/>
        <w:t>Details Dashboard: Offers a comprehensive view of individual loan details, borrower profiles, and performance metrics in a user-friendly interface, acting as a one-stop solution for detailed loan analysis.</w:t>
      </w:r>
    </w:p>
    <w:p w14:paraId="0ECBAE42" w14:textId="77777777" w:rsidR="00AF29D9" w:rsidRPr="00AF29D9" w:rsidRDefault="00AF29D9" w:rsidP="00AF29D9">
      <w:pPr>
        <w:rPr>
          <w:ins w:id="8" w:author="Unknown"/>
        </w:rPr>
      </w:pPr>
      <w:ins w:id="9" w:author="Unknown">
        <w:r w:rsidRPr="00AF29D9">
          <w:rPr>
            <w:b/>
            <w:bCs/>
          </w:rPr>
          <w:t>Key Features:</w:t>
        </w:r>
        <w:r w:rsidRPr="00AF29D9">
          <w:t xml:space="preserve"> Interactive visualizations of loan metrics such as loan amount, interest rate, term, and default probability. Consolidated dashboards for both high-level summaries and detailed </w:t>
        </w:r>
        <w:proofErr w:type="gramStart"/>
        <w:r w:rsidRPr="00AF29D9">
          <w:t>drill-downs</w:t>
        </w:r>
        <w:proofErr w:type="gramEnd"/>
        <w:r w:rsidRPr="00AF29D9">
          <w:t>. Supports portfolio monitoring, risk assessment, fraud detection, and regulatory compliance reporting. Enables actionable insights for decision-making, customer retention, and profitability analysis.</w:t>
        </w:r>
      </w:ins>
    </w:p>
    <w:p w14:paraId="72263BC9" w14:textId="77777777" w:rsidR="00502C2C" w:rsidRDefault="00502C2C"/>
    <w:sectPr w:rsidR="00502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D30E0"/>
    <w:multiLevelType w:val="multilevel"/>
    <w:tmpl w:val="9140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BF6C28"/>
    <w:multiLevelType w:val="multilevel"/>
    <w:tmpl w:val="09AA4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814651">
    <w:abstractNumId w:val="0"/>
  </w:num>
  <w:num w:numId="2" w16cid:durableId="162700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D9"/>
    <w:rsid w:val="0004784C"/>
    <w:rsid w:val="00502C2C"/>
    <w:rsid w:val="00AF29D9"/>
    <w:rsid w:val="00DE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BAED1"/>
  <w15:chartTrackingRefBased/>
  <w15:docId w15:val="{EB19B31A-03DE-F343-9130-A9373C0B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MALLIDI</dc:creator>
  <cp:keywords/>
  <dc:description/>
  <cp:lastModifiedBy>KEERTHANA MALLIDI</cp:lastModifiedBy>
  <cp:revision>1</cp:revision>
  <dcterms:created xsi:type="dcterms:W3CDTF">2025-11-25T19:55:00Z</dcterms:created>
  <dcterms:modified xsi:type="dcterms:W3CDTF">2025-11-25T19:57:00Z</dcterms:modified>
</cp:coreProperties>
</file>